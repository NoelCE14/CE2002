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8FEF9" w14:textId="77777777" w:rsidR="004A3DFE" w:rsidRDefault="004A3DFE">
      <w:pPr>
        <w:spacing w:before="240" w:after="420"/>
        <w:rPr>
          <w:b/>
          <w:sz w:val="39"/>
          <w:szCs w:val="39"/>
        </w:rPr>
      </w:pPr>
    </w:p>
    <w:p w14:paraId="064A7E03" w14:textId="77777777" w:rsidR="004A3DFE" w:rsidRDefault="00530388">
      <w:pPr>
        <w:spacing w:before="240" w:after="80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8BF8D53" wp14:editId="379D6BEA">
            <wp:extent cx="6648450" cy="174671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17709" b="1937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46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0EDC3" w14:textId="77777777" w:rsidR="004A3DFE" w:rsidRDefault="00530388">
      <w:pPr>
        <w:spacing w:line="240" w:lineRule="auto"/>
        <w:ind w:left="1660" w:right="1820"/>
        <w:jc w:val="center"/>
        <w:rPr>
          <w:rFonts w:ascii="Times New Roman" w:eastAsia="Times New Roman" w:hAnsi="Times New Roman" w:cs="Times New Roman"/>
          <w:b/>
          <w:sz w:val="35"/>
          <w:szCs w:val="35"/>
        </w:rPr>
      </w:pPr>
      <w:r>
        <w:rPr>
          <w:rFonts w:ascii="Times New Roman" w:eastAsia="Times New Roman" w:hAnsi="Times New Roman" w:cs="Times New Roman"/>
          <w:b/>
          <w:sz w:val="35"/>
          <w:szCs w:val="35"/>
        </w:rPr>
        <w:t>CE/CZ2002: Object-Oriented Design &amp; Programming</w:t>
      </w:r>
    </w:p>
    <w:p w14:paraId="543E4647" w14:textId="77777777" w:rsidR="004A3DFE" w:rsidRDefault="004A3DFE">
      <w:pPr>
        <w:spacing w:line="240" w:lineRule="auto"/>
        <w:ind w:left="1660" w:right="1820"/>
        <w:jc w:val="center"/>
        <w:rPr>
          <w:rFonts w:ascii="Times New Roman" w:eastAsia="Times New Roman" w:hAnsi="Times New Roman" w:cs="Times New Roman"/>
          <w:b/>
          <w:sz w:val="35"/>
          <w:szCs w:val="35"/>
        </w:rPr>
      </w:pPr>
    </w:p>
    <w:p w14:paraId="741AF61E" w14:textId="77777777" w:rsidR="004A3DFE" w:rsidRDefault="00530388">
      <w:pPr>
        <w:spacing w:line="240" w:lineRule="auto"/>
        <w:ind w:left="1660" w:right="1820"/>
        <w:jc w:val="center"/>
        <w:rPr>
          <w:rFonts w:ascii="Times New Roman" w:eastAsia="Times New Roman" w:hAnsi="Times New Roman" w:cs="Times New Roman"/>
          <w:sz w:val="29"/>
          <w:szCs w:val="29"/>
          <w:u w:val="single"/>
        </w:rPr>
      </w:pPr>
      <w:r>
        <w:rPr>
          <w:rFonts w:ascii="Times New Roman" w:eastAsia="Times New Roman" w:hAnsi="Times New Roman" w:cs="Times New Roman"/>
          <w:sz w:val="29"/>
          <w:szCs w:val="29"/>
          <w:u w:val="single"/>
        </w:rPr>
        <w:t xml:space="preserve">Building an OO Application </w:t>
      </w:r>
    </w:p>
    <w:p w14:paraId="4960E56B" w14:textId="77777777" w:rsidR="004A3DFE" w:rsidRDefault="00530388">
      <w:pPr>
        <w:spacing w:line="240" w:lineRule="auto"/>
        <w:ind w:left="1660" w:right="1820"/>
        <w:jc w:val="center"/>
        <w:rPr>
          <w:rFonts w:ascii="Times New Roman" w:eastAsia="Times New Roman" w:hAnsi="Times New Roman" w:cs="Times New Roman"/>
          <w:b/>
          <w:sz w:val="17"/>
          <w:szCs w:val="17"/>
          <w:u w:val="single"/>
        </w:rPr>
      </w:pPr>
      <w:r>
        <w:rPr>
          <w:rFonts w:ascii="Times New Roman" w:eastAsia="Times New Roman" w:hAnsi="Times New Roman" w:cs="Times New Roman"/>
          <w:sz w:val="29"/>
          <w:szCs w:val="29"/>
          <w:u w:val="single"/>
        </w:rPr>
        <w:t>(Restaurant Reservation and Point of Sale System)</w:t>
      </w:r>
      <w:r>
        <w:rPr>
          <w:rFonts w:ascii="Times New Roman" w:eastAsia="Times New Roman" w:hAnsi="Times New Roman" w:cs="Times New Roman"/>
          <w:b/>
          <w:sz w:val="17"/>
          <w:szCs w:val="17"/>
          <w:u w:val="single"/>
        </w:rPr>
        <w:t xml:space="preserve"> </w:t>
      </w:r>
    </w:p>
    <w:p w14:paraId="254E11EA" w14:textId="77777777" w:rsidR="004A3DFE" w:rsidRDefault="004A3DFE">
      <w:pPr>
        <w:spacing w:line="240" w:lineRule="auto"/>
        <w:ind w:right="1820"/>
        <w:rPr>
          <w:rFonts w:ascii="Times New Roman" w:eastAsia="Times New Roman" w:hAnsi="Times New Roman" w:cs="Times New Roman"/>
          <w:b/>
          <w:sz w:val="27"/>
          <w:szCs w:val="27"/>
          <w:u w:val="single"/>
        </w:rPr>
      </w:pPr>
    </w:p>
    <w:p w14:paraId="3F1201E5" w14:textId="77777777" w:rsidR="004A3DFE" w:rsidRDefault="004A3DFE">
      <w:pPr>
        <w:spacing w:line="240" w:lineRule="auto"/>
        <w:ind w:right="1820"/>
        <w:rPr>
          <w:rFonts w:ascii="Times New Roman" w:eastAsia="Times New Roman" w:hAnsi="Times New Roman" w:cs="Times New Roman"/>
          <w:b/>
          <w:sz w:val="27"/>
          <w:szCs w:val="27"/>
          <w:u w:val="single"/>
        </w:rPr>
      </w:pPr>
    </w:p>
    <w:p w14:paraId="30DF7766" w14:textId="77777777" w:rsidR="004A3DFE" w:rsidRDefault="00530388" w:rsidP="00F249A8">
      <w:pPr>
        <w:spacing w:line="240" w:lineRule="auto"/>
        <w:ind w:right="1260" w:firstLine="72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Done By: SE1 Group 1</w:t>
      </w:r>
    </w:p>
    <w:p w14:paraId="07F4494B" w14:textId="77777777" w:rsidR="004A3DFE" w:rsidRDefault="004A3DFE">
      <w:pPr>
        <w:spacing w:line="240" w:lineRule="auto"/>
        <w:ind w:right="126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tbl>
      <w:tblPr>
        <w:tblStyle w:val="a"/>
        <w:tblW w:w="1046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7C12D14F" w14:textId="77777777">
        <w:trPr>
          <w:jc w:val="center"/>
        </w:trPr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6F6E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Chua Chong Yih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B96B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U2022784B</w:t>
            </w:r>
          </w:p>
        </w:tc>
      </w:tr>
      <w:tr w:rsidR="004A3DFE" w14:paraId="0BA8D936" w14:textId="77777777">
        <w:trPr>
          <w:jc w:val="center"/>
        </w:trPr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BF2E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Khoo Le Cong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72EBC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U2021262C</w:t>
            </w:r>
          </w:p>
        </w:tc>
      </w:tr>
      <w:tr w:rsidR="004A3DFE" w14:paraId="17F6CEF6" w14:textId="77777777">
        <w:trPr>
          <w:jc w:val="center"/>
        </w:trPr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1AA3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Kua Hao Ren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98E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U2022650C</w:t>
            </w:r>
          </w:p>
        </w:tc>
      </w:tr>
      <w:tr w:rsidR="004A3DFE" w14:paraId="15CC13BF" w14:textId="77777777">
        <w:trPr>
          <w:jc w:val="center"/>
        </w:trPr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E677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Zhao Chen Xuan Joe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3D1C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U2020377E</w:t>
            </w:r>
          </w:p>
        </w:tc>
      </w:tr>
      <w:tr w:rsidR="004A3DFE" w14:paraId="69B282A1" w14:textId="77777777">
        <w:trPr>
          <w:jc w:val="center"/>
        </w:trPr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3F2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Zhang Xuanye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ABBC7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U2022519K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ab/>
            </w:r>
          </w:p>
        </w:tc>
      </w:tr>
    </w:tbl>
    <w:p w14:paraId="004A4351" w14:textId="77777777" w:rsidR="004A3DFE" w:rsidRDefault="004A3DFE">
      <w:pPr>
        <w:spacing w:line="240" w:lineRule="auto"/>
        <w:ind w:right="1260"/>
        <w:rPr>
          <w:rFonts w:ascii="Times New Roman" w:eastAsia="Times New Roman" w:hAnsi="Times New Roman" w:cs="Times New Roman"/>
          <w:sz w:val="27"/>
          <w:szCs w:val="27"/>
        </w:rPr>
      </w:pPr>
    </w:p>
    <w:p w14:paraId="3C053253" w14:textId="77777777" w:rsidR="004A3DFE" w:rsidRDefault="004A3DFE">
      <w:pPr>
        <w:spacing w:line="240" w:lineRule="auto"/>
        <w:ind w:right="1260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14:paraId="2E6860F6" w14:textId="77777777" w:rsidR="004A3DFE" w:rsidRDefault="00530388">
      <w:pPr>
        <w:spacing w:before="240"/>
        <w:jc w:val="center"/>
        <w:rPr>
          <w:rFonts w:ascii="Times New Roman" w:eastAsia="Times New Roman" w:hAnsi="Times New Roman" w:cs="Times New Roman"/>
          <w:b/>
          <w:sz w:val="35"/>
          <w:szCs w:val="35"/>
          <w:highlight w:val="yellow"/>
        </w:rPr>
      </w:pPr>
      <w:r>
        <w:rPr>
          <w:rFonts w:ascii="Times New Roman" w:eastAsia="Times New Roman" w:hAnsi="Times New Roman" w:cs="Times New Roman"/>
          <w:b/>
          <w:sz w:val="35"/>
          <w:szCs w:val="35"/>
        </w:rPr>
        <w:t>2021/2022 SEMESTER 1</w:t>
      </w:r>
    </w:p>
    <w:p w14:paraId="755C982D" w14:textId="77777777" w:rsidR="004A3DFE" w:rsidRDefault="0053038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9"/>
          <w:szCs w:val="39"/>
        </w:rPr>
      </w:pPr>
      <w:r>
        <w:rPr>
          <w:rFonts w:ascii="Times New Roman" w:eastAsia="Times New Roman" w:hAnsi="Times New Roman" w:cs="Times New Roman"/>
          <w:color w:val="022465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b/>
          <w:sz w:val="35"/>
          <w:szCs w:val="35"/>
        </w:rPr>
        <w:t>SCHOOL OF COMPUTER SCIENCE AND ENGINEERING</w:t>
      </w:r>
      <w:r>
        <w:br w:type="page"/>
      </w:r>
    </w:p>
    <w:p w14:paraId="7C46FC3E" w14:textId="77777777" w:rsidR="004A3DFE" w:rsidRDefault="00530388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Declaration of Work</w:t>
      </w:r>
    </w:p>
    <w:p w14:paraId="4A47C724" w14:textId="77777777" w:rsidR="004A3DFE" w:rsidRDefault="0053038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D41C3C7" wp14:editId="4F0085FB">
            <wp:extent cx="5676900" cy="615563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15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81145" w14:textId="77777777" w:rsidR="0061377E" w:rsidRDefault="0061377E" w:rsidP="0061377E">
      <w:pPr>
        <w:spacing w:before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F8A38" w14:textId="4AEE030E" w:rsidR="004A3DFE" w:rsidRDefault="00530388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Video Deliverable Link</w:t>
      </w:r>
    </w:p>
    <w:p w14:paraId="6F564D86" w14:textId="77777777" w:rsidR="004A3DFE" w:rsidRDefault="00787562">
      <w:pPr>
        <w:numPr>
          <w:ilvl w:val="1"/>
          <w:numId w:val="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 w:rsidR="0053038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https://www.youtube.com/watch?v=3ovLJish0yc</w:t>
        </w:r>
      </w:hyperlink>
    </w:p>
    <w:p w14:paraId="45BCC104" w14:textId="6BC03AF5" w:rsidR="004A3DFE" w:rsidRPr="003804A0" w:rsidRDefault="004A3DFE" w:rsidP="003804A0">
      <w:pPr>
        <w:rPr>
          <w:rFonts w:ascii="Times New Roman" w:eastAsia="Times New Roman" w:hAnsi="Times New Roman" w:cs="Times New Roman"/>
        </w:rPr>
      </w:pPr>
    </w:p>
    <w:p w14:paraId="75458DBE" w14:textId="77777777" w:rsidR="004A3DFE" w:rsidRDefault="00530388">
      <w:pPr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085BA352" w14:textId="77777777" w:rsidR="004A3DFE" w:rsidRDefault="00530388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Design Consideration</w:t>
      </w:r>
    </w:p>
    <w:p w14:paraId="3E95267A" w14:textId="77777777" w:rsidR="004A3DFE" w:rsidRDefault="00530388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Approach</w:t>
      </w:r>
    </w:p>
    <w:p w14:paraId="7AF1FE2B" w14:textId="77777777" w:rsidR="004A3DFE" w:rsidRDefault="0053038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we designed our application, we wanted it to retain data even after we closed the application. To achieve this, we had to store our data in a text file and retrieve it when we start our application. This text file can be seen as our pseudo database.</w:t>
      </w:r>
    </w:p>
    <w:p w14:paraId="30B0AE62" w14:textId="77777777" w:rsidR="004A3DFE" w:rsidRDefault="0053038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perform operations on this database file, we needed a class that has the required methods. Our database classes have this functionality where each database can update, store, search and remove entries from our database.</w:t>
      </w:r>
    </w:p>
    <w:p w14:paraId="051EBBB3" w14:textId="77777777" w:rsidR="004A3DFE" w:rsidRDefault="0053038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Following the functional requirements, we created the following database classes: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ReservationDB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SalesRevenueDB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Each database class contains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objects where they defer in the types of objects being stored. For example,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Order objects. Each object acts as an entry in the database where they have their own implementations.</w:t>
      </w:r>
    </w:p>
    <w:p w14:paraId="07136A31" w14:textId="77777777" w:rsidR="004A3DFE" w:rsidRDefault="0053038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then implemented these database classes and their entry classes according to the functional requirements and have the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RRPSSApp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call the methods of these classes to form our application.</w:t>
      </w:r>
    </w:p>
    <w:p w14:paraId="0EDD9B11" w14:textId="77777777" w:rsidR="004A3DFE" w:rsidRDefault="00530388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OO Concept</w:t>
      </w:r>
    </w:p>
    <w:p w14:paraId="669296AB" w14:textId="77777777" w:rsidR="004A3DFE" w:rsidRDefault="00530388">
      <w:pPr>
        <w:numPr>
          <w:ilvl w:val="0"/>
          <w:numId w:val="3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Abstraction</w:t>
      </w:r>
    </w:p>
    <w:p w14:paraId="20AB0081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functional requirement requires an ala carte menu item as well as a promotional set menu item. These items have common features, such as price, name and description that can be abstracted. This was done by creating an abstract superclass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that is inherited by both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AlaCarte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classes.</w:t>
      </w:r>
    </w:p>
    <w:p w14:paraId="5B3F1B4B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goal was to make our program extendable. For example, in the future, if the restaurant were to decide to create a new type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such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BuffetSet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can be easily implemented by extending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This forms the basis for our open-closed design principle in the next section.</w:t>
      </w:r>
    </w:p>
    <w:p w14:paraId="1F07028F" w14:textId="77777777" w:rsidR="004A3DFE" w:rsidRDefault="00530388">
      <w:pPr>
        <w:numPr>
          <w:ilvl w:val="0"/>
          <w:numId w:val="3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Encapsulation and Information Hiding</w:t>
      </w:r>
    </w:p>
    <w:p w14:paraId="6AF9FA85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variables in our classes are declared as private, including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objects. Furthermore,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declared as static so there only exists one copy in the application. To access them, mutator and accessor methods are created where necessary.</w:t>
      </w:r>
    </w:p>
    <w:p w14:paraId="130CA09A" w14:textId="77777777" w:rsidR="004A3DFE" w:rsidRDefault="0053038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Most of our methods are declared as public, except for a few methods that are only called by its own class. These methods are declared as private to hide them from other classes. For example, the Invoice class has a private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printInvoice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since it should only be called in the Invoice class.</w:t>
      </w:r>
    </w:p>
    <w:p w14:paraId="6679F727" w14:textId="77777777" w:rsidR="004A3DFE" w:rsidRDefault="00530388">
      <w:pPr>
        <w:numPr>
          <w:ilvl w:val="0"/>
          <w:numId w:val="3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Method Overloading</w:t>
      </w:r>
    </w:p>
    <w:p w14:paraId="700B90BF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SalesRevenueDB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we have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printRevenue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iterates through all entries in the database and prints the sale records matching the parameter passed in. Since we should have methods that can print the day’s revenue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month’s revenue, we can overload these methods by having different parameters. The overloaded methods are shown below.</w:t>
      </w:r>
    </w:p>
    <w:p w14:paraId="06BCD9B7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</w:rPr>
        <w:t>printRevenue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int month)</w:t>
      </w:r>
    </w:p>
    <w:p w14:paraId="15F8EB5E" w14:textId="77777777" w:rsidR="004A3DFE" w:rsidRDefault="00530388">
      <w:pPr>
        <w:spacing w:after="20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</w:rPr>
        <w:t>printRevenue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int day, int month)</w:t>
      </w:r>
    </w:p>
    <w:p w14:paraId="096A3D3C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first method prints the revenue according to the month specified and the second method prints the revenue according to the day and month specified.</w:t>
      </w:r>
    </w:p>
    <w:p w14:paraId="4BBBD03B" w14:textId="77777777" w:rsidR="004A3DFE" w:rsidRDefault="004A3DFE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30526D" w14:textId="77777777" w:rsidR="004A3DFE" w:rsidRDefault="00530388">
      <w:pPr>
        <w:numPr>
          <w:ilvl w:val="0"/>
          <w:numId w:val="3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Method Overriding</w:t>
      </w:r>
    </w:p>
    <w:p w14:paraId="7BD72E7C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sort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our Order class, we made use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in the List interface implemented by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class. We then override the compare method in the comparator interface to specify the order to sort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shown below, we are sorting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 by the name field of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object.</w:t>
      </w:r>
    </w:p>
    <w:p w14:paraId="091F33E0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orderList.sort</w:t>
      </w:r>
      <w:proofErr w:type="spellEnd"/>
      <w:r>
        <w:rPr>
          <w:rFonts w:ascii="Courier New" w:eastAsia="Courier New" w:hAnsi="Courier New" w:cs="Courier New"/>
        </w:rPr>
        <w:t>(new Comparator&lt;</w:t>
      </w:r>
      <w:proofErr w:type="spellStart"/>
      <w:r>
        <w:rPr>
          <w:rFonts w:ascii="Courier New" w:eastAsia="Courier New" w:hAnsi="Courier New" w:cs="Courier New"/>
        </w:rPr>
        <w:t>MenuItem</w:t>
      </w:r>
      <w:proofErr w:type="spellEnd"/>
      <w:proofErr w:type="gramStart"/>
      <w:r>
        <w:rPr>
          <w:rFonts w:ascii="Courier New" w:eastAsia="Courier New" w:hAnsi="Courier New" w:cs="Courier New"/>
        </w:rPr>
        <w:t>&gt;(</w:t>
      </w:r>
      <w:proofErr w:type="gramEnd"/>
      <w:r>
        <w:rPr>
          <w:rFonts w:ascii="Courier New" w:eastAsia="Courier New" w:hAnsi="Courier New" w:cs="Courier New"/>
        </w:rPr>
        <w:t>) {</w:t>
      </w:r>
    </w:p>
    <w:p w14:paraId="0D15D05A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@Override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  <w:t xml:space="preserve">public int </w:t>
      </w:r>
      <w:proofErr w:type="gramStart"/>
      <w:r>
        <w:rPr>
          <w:rFonts w:ascii="Courier New" w:eastAsia="Courier New" w:hAnsi="Courier New" w:cs="Courier New"/>
        </w:rPr>
        <w:t>compare(</w:t>
      </w:r>
      <w:proofErr w:type="spellStart"/>
      <w:proofErr w:type="gramEnd"/>
      <w:r>
        <w:rPr>
          <w:rFonts w:ascii="Courier New" w:eastAsia="Courier New" w:hAnsi="Courier New" w:cs="Courier New"/>
        </w:rPr>
        <w:t>MenuItem</w:t>
      </w:r>
      <w:proofErr w:type="spellEnd"/>
      <w:r>
        <w:rPr>
          <w:rFonts w:ascii="Courier New" w:eastAsia="Courier New" w:hAnsi="Courier New" w:cs="Courier New"/>
        </w:rPr>
        <w:t xml:space="preserve"> o1, </w:t>
      </w:r>
      <w:proofErr w:type="spellStart"/>
      <w:r>
        <w:rPr>
          <w:rFonts w:ascii="Courier New" w:eastAsia="Courier New" w:hAnsi="Courier New" w:cs="Courier New"/>
        </w:rPr>
        <w:t>MenuItem</w:t>
      </w:r>
      <w:proofErr w:type="spellEnd"/>
      <w:r>
        <w:rPr>
          <w:rFonts w:ascii="Courier New" w:eastAsia="Courier New" w:hAnsi="Courier New" w:cs="Courier New"/>
        </w:rPr>
        <w:t xml:space="preserve"> o2) {</w:t>
      </w:r>
    </w:p>
    <w:p w14:paraId="18E6B41C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return o</w:t>
      </w:r>
      <w:proofErr w:type="gramStart"/>
      <w:r>
        <w:rPr>
          <w:rFonts w:ascii="Courier New" w:eastAsia="Courier New" w:hAnsi="Courier New" w:cs="Courier New"/>
        </w:rPr>
        <w:t>1.getName</w:t>
      </w:r>
      <w:proofErr w:type="gramEnd"/>
      <w:r>
        <w:rPr>
          <w:rFonts w:ascii="Courier New" w:eastAsia="Courier New" w:hAnsi="Courier New" w:cs="Courier New"/>
        </w:rPr>
        <w:t>().</w:t>
      </w:r>
      <w:proofErr w:type="spellStart"/>
      <w:r>
        <w:rPr>
          <w:rFonts w:ascii="Courier New" w:eastAsia="Courier New" w:hAnsi="Courier New" w:cs="Courier New"/>
        </w:rPr>
        <w:t>compareTo</w:t>
      </w:r>
      <w:proofErr w:type="spellEnd"/>
      <w:r>
        <w:rPr>
          <w:rFonts w:ascii="Courier New" w:eastAsia="Courier New" w:hAnsi="Courier New" w:cs="Courier New"/>
        </w:rPr>
        <w:t>(o2.getName());</w:t>
      </w:r>
    </w:p>
    <w:p w14:paraId="65985E7A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}</w:t>
      </w:r>
    </w:p>
    <w:p w14:paraId="216D5307" w14:textId="77777777" w:rsidR="004A3DFE" w:rsidRDefault="00530388">
      <w:pPr>
        <w:spacing w:after="20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});</w:t>
      </w:r>
    </w:p>
    <w:p w14:paraId="7A16EBD0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Another application of method overriding is for the abstract methods in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abstract class. The inherited subclasses override these abstract methods with their own implementations. This forms the basis for polymorphism that will be described next. The code segment is shown below.</w:t>
      </w:r>
    </w:p>
    <w:p w14:paraId="5C617436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@Override</w:t>
      </w:r>
    </w:p>
    <w:p w14:paraId="21B419F4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</w:rPr>
        <w:t>displayItem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 {</w:t>
      </w:r>
    </w:p>
    <w:p w14:paraId="1554736B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System.out.printf</w:t>
      </w:r>
      <w:proofErr w:type="spellEnd"/>
      <w:r>
        <w:rPr>
          <w:rFonts w:ascii="Courier New" w:eastAsia="Courier New" w:hAnsi="Courier New" w:cs="Courier New"/>
        </w:rPr>
        <w:t>(“%-15s %-30s %-50s %.2f\n”, (“[“ +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foodType.toString</w:t>
      </w:r>
      <w:proofErr w:type="spellEnd"/>
      <w:r>
        <w:rPr>
          <w:rFonts w:ascii="Courier New" w:eastAsia="Courier New" w:hAnsi="Courier New" w:cs="Courier New"/>
        </w:rPr>
        <w:t xml:space="preserve">() + “]”), </w:t>
      </w:r>
      <w:proofErr w:type="spellStart"/>
      <w:proofErr w:type="gramStart"/>
      <w:r>
        <w:rPr>
          <w:rFonts w:ascii="Courier New" w:eastAsia="Courier New" w:hAnsi="Courier New" w:cs="Courier New"/>
        </w:rPr>
        <w:t>super.getName</w:t>
      </w:r>
      <w:proofErr w:type="spellEnd"/>
      <w:proofErr w:type="gramEnd"/>
      <w:r>
        <w:rPr>
          <w:rFonts w:ascii="Courier New" w:eastAsia="Courier New" w:hAnsi="Courier New" w:cs="Courier New"/>
        </w:rPr>
        <w:t>()</w:t>
      </w:r>
    </w:p>
    <w:p w14:paraId="63DC982D" w14:textId="77777777" w:rsidR="004A3DFE" w:rsidRDefault="00530388">
      <w:pPr>
        <w:ind w:left="2880" w:firstLine="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,</w:t>
      </w:r>
      <w:proofErr w:type="spellStart"/>
      <w:r>
        <w:rPr>
          <w:rFonts w:ascii="Courier New" w:eastAsia="Courier New" w:hAnsi="Courier New" w:cs="Courier New"/>
        </w:rPr>
        <w:t>super</w:t>
      </w:r>
      <w:proofErr w:type="gramEnd"/>
      <w:r>
        <w:rPr>
          <w:rFonts w:ascii="Courier New" w:eastAsia="Courier New" w:hAnsi="Courier New" w:cs="Courier New"/>
        </w:rPr>
        <w:t>.getDescription</w:t>
      </w:r>
      <w:proofErr w:type="spellEnd"/>
      <w:r>
        <w:rPr>
          <w:rFonts w:ascii="Courier New" w:eastAsia="Courier New" w:hAnsi="Courier New" w:cs="Courier New"/>
        </w:rPr>
        <w:t xml:space="preserve">(), </w:t>
      </w:r>
      <w:proofErr w:type="spellStart"/>
      <w:r>
        <w:rPr>
          <w:rFonts w:ascii="Courier New" w:eastAsia="Courier New" w:hAnsi="Courier New" w:cs="Courier New"/>
        </w:rPr>
        <w:t>super.getPrice</w:t>
      </w:r>
      <w:proofErr w:type="spellEnd"/>
      <w:r>
        <w:rPr>
          <w:rFonts w:ascii="Courier New" w:eastAsia="Courier New" w:hAnsi="Courier New" w:cs="Courier New"/>
        </w:rPr>
        <w:t>());</w:t>
      </w:r>
    </w:p>
    <w:p w14:paraId="20C6DB0E" w14:textId="77777777" w:rsidR="004A3DFE" w:rsidRDefault="00530388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}</w:t>
      </w:r>
    </w:p>
    <w:p w14:paraId="07CE605C" w14:textId="77777777" w:rsidR="004A3DFE" w:rsidRDefault="004A3DFE">
      <w:pPr>
        <w:rPr>
          <w:rFonts w:ascii="Courier New" w:eastAsia="Courier New" w:hAnsi="Courier New" w:cs="Courier New"/>
        </w:rPr>
      </w:pPr>
    </w:p>
    <w:p w14:paraId="13536CB6" w14:textId="77777777" w:rsidR="004A3DFE" w:rsidRDefault="004A3DFE">
      <w:pPr>
        <w:rPr>
          <w:rFonts w:ascii="Courier New" w:eastAsia="Courier New" w:hAnsi="Courier New" w:cs="Courier New"/>
        </w:rPr>
      </w:pPr>
    </w:p>
    <w:p w14:paraId="027E39F1" w14:textId="77777777" w:rsidR="004A3DFE" w:rsidRDefault="004A3DFE">
      <w:pPr>
        <w:rPr>
          <w:rFonts w:ascii="Courier New" w:eastAsia="Courier New" w:hAnsi="Courier New" w:cs="Courier New"/>
        </w:rPr>
      </w:pPr>
    </w:p>
    <w:p w14:paraId="3F819264" w14:textId="77777777" w:rsidR="004A3DFE" w:rsidRDefault="004A3DFE">
      <w:pPr>
        <w:rPr>
          <w:rFonts w:ascii="Courier New" w:eastAsia="Courier New" w:hAnsi="Courier New" w:cs="Courier New"/>
        </w:rPr>
      </w:pPr>
    </w:p>
    <w:p w14:paraId="68D9D6E0" w14:textId="77777777" w:rsidR="004A3DFE" w:rsidRDefault="004A3DFE">
      <w:pPr>
        <w:rPr>
          <w:rFonts w:ascii="Courier New" w:eastAsia="Courier New" w:hAnsi="Courier New" w:cs="Courier New"/>
        </w:rPr>
      </w:pPr>
    </w:p>
    <w:p w14:paraId="08154A56" w14:textId="77777777" w:rsidR="004A3DFE" w:rsidRDefault="004A3DFE">
      <w:pPr>
        <w:rPr>
          <w:rFonts w:ascii="Courier New" w:eastAsia="Courier New" w:hAnsi="Courier New" w:cs="Courier New"/>
        </w:rPr>
      </w:pPr>
    </w:p>
    <w:p w14:paraId="33D17B7E" w14:textId="77777777" w:rsidR="004A3DFE" w:rsidRDefault="004A3DFE">
      <w:pPr>
        <w:rPr>
          <w:rFonts w:ascii="Courier New" w:eastAsia="Courier New" w:hAnsi="Courier New" w:cs="Courier New"/>
        </w:rPr>
      </w:pPr>
    </w:p>
    <w:p w14:paraId="067B57BC" w14:textId="77777777" w:rsidR="004A3DFE" w:rsidRDefault="004A3DFE">
      <w:pPr>
        <w:rPr>
          <w:rFonts w:ascii="Courier New" w:eastAsia="Courier New" w:hAnsi="Courier New" w:cs="Courier New"/>
        </w:rPr>
      </w:pPr>
    </w:p>
    <w:p w14:paraId="44E17B4C" w14:textId="77777777" w:rsidR="004A3DFE" w:rsidRDefault="004A3DFE">
      <w:pPr>
        <w:rPr>
          <w:rFonts w:ascii="Courier New" w:eastAsia="Courier New" w:hAnsi="Courier New" w:cs="Courier New"/>
        </w:rPr>
      </w:pPr>
    </w:p>
    <w:p w14:paraId="1943EEB3" w14:textId="77777777" w:rsidR="004A3DFE" w:rsidRDefault="004A3DFE">
      <w:pPr>
        <w:rPr>
          <w:rFonts w:ascii="Courier New" w:eastAsia="Courier New" w:hAnsi="Courier New" w:cs="Courier New"/>
        </w:rPr>
      </w:pPr>
    </w:p>
    <w:p w14:paraId="5E290591" w14:textId="77777777" w:rsidR="004A3DFE" w:rsidRDefault="004A3DFE">
      <w:pPr>
        <w:rPr>
          <w:rFonts w:ascii="Courier New" w:eastAsia="Courier New" w:hAnsi="Courier New" w:cs="Courier New"/>
        </w:rPr>
      </w:pPr>
    </w:p>
    <w:p w14:paraId="66C782E2" w14:textId="77777777" w:rsidR="004A3DFE" w:rsidRDefault="00530388">
      <w:pPr>
        <w:numPr>
          <w:ilvl w:val="0"/>
          <w:numId w:val="3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Polymorphism</w:t>
      </w:r>
    </w:p>
    <w:p w14:paraId="0EF517EF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class, we initialize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 that form our menu.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AlaCarte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subclasses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they both can be upcasted and added into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A3DAA7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allows us to perform polymorphism when we iterate through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print their corresponding details.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AlaCarte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have overridden the abstract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with their own implementations, the details displayed will be according to how the subclasses implemented the abstract method.</w:t>
      </w:r>
    </w:p>
    <w:p w14:paraId="080826AB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</w:t>
      </w:r>
      <w:proofErr w:type="spellStart"/>
      <w:r>
        <w:rPr>
          <w:rFonts w:ascii="Courier New" w:eastAsia="Courier New" w:hAnsi="Courier New" w:cs="Courier New"/>
        </w:rPr>
        <w:t>MenuItem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dish :</w:t>
      </w:r>
      <w:proofErr w:type="gramEnd"/>
      <w:r>
        <w:rPr>
          <w:rFonts w:ascii="Courier New" w:eastAsia="Courier New" w:hAnsi="Courier New" w:cs="Courier New"/>
        </w:rPr>
        <w:t xml:space="preserve"> menu) {</w:t>
      </w:r>
    </w:p>
    <w:p w14:paraId="3BC0141C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if (</w:t>
      </w:r>
      <w:proofErr w:type="spellStart"/>
      <w:proofErr w:type="gramStart"/>
      <w:r>
        <w:rPr>
          <w:rFonts w:ascii="Courier New" w:eastAsia="Courier New" w:hAnsi="Courier New" w:cs="Courier New"/>
        </w:rPr>
        <w:t>dish.getClass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() == </w:t>
      </w:r>
      <w:proofErr w:type="spellStart"/>
      <w:r>
        <w:rPr>
          <w:rFonts w:ascii="Courier New" w:eastAsia="Courier New" w:hAnsi="Courier New" w:cs="Courier New"/>
        </w:rPr>
        <w:t>menuClass</w:t>
      </w:r>
      <w:proofErr w:type="spellEnd"/>
      <w:r>
        <w:rPr>
          <w:rFonts w:ascii="Courier New" w:eastAsia="Courier New" w:hAnsi="Courier New" w:cs="Courier New"/>
        </w:rPr>
        <w:t>) {</w:t>
      </w:r>
    </w:p>
    <w:p w14:paraId="52D05388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if (first) {</w:t>
      </w:r>
    </w:p>
    <w:p w14:paraId="1D216EB0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dish.displayItemDescription</w:t>
      </w:r>
      <w:proofErr w:type="spellEnd"/>
      <w:proofErr w:type="gramEnd"/>
      <w:r>
        <w:rPr>
          <w:rFonts w:ascii="Courier New" w:eastAsia="Courier New" w:hAnsi="Courier New" w:cs="Courier New"/>
        </w:rPr>
        <w:t>();</w:t>
      </w:r>
    </w:p>
    <w:p w14:paraId="26A00718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first = </w:t>
      </w:r>
      <w:proofErr w:type="gramStart"/>
      <w:r>
        <w:rPr>
          <w:rFonts w:ascii="Courier New" w:eastAsia="Courier New" w:hAnsi="Courier New" w:cs="Courier New"/>
        </w:rPr>
        <w:t>false;</w:t>
      </w:r>
      <w:proofErr w:type="gramEnd"/>
    </w:p>
    <w:p w14:paraId="643CDD30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0DFE607E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dish.displayItem</w:t>
      </w:r>
      <w:proofErr w:type="spellEnd"/>
      <w:proofErr w:type="gramEnd"/>
      <w:r>
        <w:rPr>
          <w:rFonts w:ascii="Courier New" w:eastAsia="Courier New" w:hAnsi="Courier New" w:cs="Courier New"/>
        </w:rPr>
        <w:t>();</w:t>
      </w:r>
    </w:p>
    <w:p w14:paraId="72C88462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}</w:t>
      </w:r>
    </w:p>
    <w:p w14:paraId="118B8FCD" w14:textId="77777777" w:rsidR="004A3DFE" w:rsidRDefault="0053038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32186A0A" w14:textId="77777777" w:rsidR="004A3DFE" w:rsidRDefault="004A3DFE">
      <w:pPr>
        <w:rPr>
          <w:rFonts w:ascii="Courier New" w:eastAsia="Courier New" w:hAnsi="Courier New" w:cs="Courier New"/>
        </w:rPr>
      </w:pPr>
    </w:p>
    <w:p w14:paraId="6DA8CECE" w14:textId="77777777" w:rsidR="004A3DFE" w:rsidRDefault="00530388">
      <w:pPr>
        <w:numPr>
          <w:ilvl w:val="0"/>
          <w:numId w:val="5"/>
        </w:num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Principles</w:t>
      </w:r>
    </w:p>
    <w:p w14:paraId="0012B87D" w14:textId="77777777" w:rsidR="004A3DFE" w:rsidRDefault="00530388">
      <w:pPr>
        <w:numPr>
          <w:ilvl w:val="0"/>
          <w:numId w:val="7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Single Responsibility Principle</w:t>
      </w:r>
    </w:p>
    <w:p w14:paraId="693C4C6E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Each of our classes were designed with one specific role in mind. Database classes are responsible for database operations such as writing and reading 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text file.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Order, Sales, Table and Staff are classes that represent an entry in our database. Invoice class is responsible for printing invoice orders.</w:t>
      </w:r>
    </w:p>
    <w:p w14:paraId="494CFA91" w14:textId="77777777" w:rsidR="004A3DFE" w:rsidRDefault="00530388">
      <w:pPr>
        <w:numPr>
          <w:ilvl w:val="0"/>
          <w:numId w:val="7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Open-Closed Principle</w:t>
      </w:r>
    </w:p>
    <w:p w14:paraId="293575A7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is fully closed for modification but opened for extensions. All methods and variables in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only work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objects. For example,</w:t>
      </w:r>
    </w:p>
    <w:p w14:paraId="02EF4D81" w14:textId="77777777" w:rsidR="004A3DFE" w:rsidRDefault="00530388">
      <w:pPr>
        <w:spacing w:after="20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</w:rPr>
        <w:t>addMenuItem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MenuItem</w:t>
      </w:r>
      <w:proofErr w:type="spellEnd"/>
      <w:r>
        <w:rPr>
          <w:rFonts w:ascii="Courier New" w:eastAsia="Courier New" w:hAnsi="Courier New" w:cs="Courier New"/>
        </w:rPr>
        <w:t xml:space="preserve"> item)</w:t>
      </w:r>
    </w:p>
    <w:p w14:paraId="317D0C6E" w14:textId="77777777" w:rsidR="004A3DFE" w:rsidRDefault="00530388">
      <w:pPr>
        <w:spacing w:after="20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takes in the abstract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and adds it into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Printing the menu uses polymorphism to call the subclass’s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as described above.</w:t>
      </w:r>
    </w:p>
    <w:p w14:paraId="632F80C1" w14:textId="36F55C0C" w:rsidR="004642C2" w:rsidRPr="004642C2" w:rsidRDefault="00530388" w:rsidP="004642C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  <w:sectPr w:rsidR="004642C2" w:rsidRPr="004642C2">
          <w:pgSz w:w="11906" w:h="16838"/>
          <w:pgMar w:top="720" w:right="720" w:bottom="720" w:left="72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By only referring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class, we have essentially closed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since future extensions can inherit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class. For example, a new subclass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such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extend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be added into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MenuDB’s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without any modification</w:t>
      </w:r>
    </w:p>
    <w:p w14:paraId="5E6BF3C9" w14:textId="77777777" w:rsidR="004642C2" w:rsidRDefault="004642C2" w:rsidP="004642C2">
      <w:pPr>
        <w:spacing w:line="360" w:lineRule="auto"/>
      </w:pPr>
    </w:p>
    <w:p w14:paraId="7D104919" w14:textId="0F896B02" w:rsidR="004642C2" w:rsidRPr="00787562" w:rsidRDefault="004642C2" w:rsidP="00787562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UML Class Diagram</w:t>
      </w:r>
    </w:p>
    <w:p w14:paraId="74D147BA" w14:textId="5054F2F1" w:rsidR="004642C2" w:rsidRDefault="00787562" w:rsidP="004642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8E057" wp14:editId="4FF73F68">
            <wp:extent cx="9898109" cy="499469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750" cy="50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C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B3E5827" w14:textId="77777777" w:rsidR="004642C2" w:rsidRDefault="004642C2">
      <w:pPr>
        <w:spacing w:line="360" w:lineRule="auto"/>
        <w:ind w:left="720"/>
        <w:sectPr w:rsidR="004642C2" w:rsidSect="004642C2">
          <w:pgSz w:w="16838" w:h="11906" w:orient="landscape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6B47D061" w14:textId="77777777" w:rsidR="003804A0" w:rsidRDefault="003804A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B9E6D8" w14:textId="0FCC34E4" w:rsidR="004A3DFE" w:rsidRPr="00787562" w:rsidRDefault="00530388" w:rsidP="00787562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UML Sequence Diagram (Check / Remove Reservation)</w:t>
      </w:r>
    </w:p>
    <w:p w14:paraId="4AD9D2D2" w14:textId="691F654B" w:rsidR="004A3DFE" w:rsidRDefault="0053038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Check Reservation</w:t>
      </w:r>
    </w:p>
    <w:p w14:paraId="5219A7A4" w14:textId="2E0D2E94" w:rsidR="004A3DFE" w:rsidRPr="00787562" w:rsidRDefault="00787562">
      <w:pPr>
        <w:rPr>
          <w:rFonts w:ascii="Times New Roman" w:eastAsia="Times New Roman" w:hAnsi="Times New Roman" w:cs="Times New Roman"/>
          <w:b/>
          <w:sz w:val="24"/>
          <w:szCs w:val="24"/>
        </w:rPr>
      </w:pPr>
      <w:ins w:id="0" w:author="##" w:date="2021-11-14T16:45:00Z">
        <w:r>
          <w:rPr>
            <w:rFonts w:ascii="Times New Roman" w:eastAsia="Times New Roman" w:hAnsi="Times New Roman" w:cs="Times New Roman"/>
            <w:b/>
            <w:noProof/>
            <w:sz w:val="24"/>
            <w:szCs w:val="24"/>
          </w:rPr>
          <w:drawing>
            <wp:inline distT="0" distB="0" distL="0" distR="0" wp14:anchorId="1B3C6210" wp14:editId="309BEAD1">
              <wp:extent cx="6645910" cy="4257040"/>
              <wp:effectExtent l="0" t="0" r="0" b="0"/>
              <wp:docPr id="29" name="Picture 29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Picture 29" descr="Graphical user interface&#10;&#10;Description automatically generated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4257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90D847" w14:textId="77777777" w:rsidR="00787562" w:rsidRDefault="0078756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57CD2" w14:textId="52C36F47" w:rsidR="004A3DFE" w:rsidRPr="00787562" w:rsidRDefault="0053038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Remove Reservation</w:t>
      </w:r>
      <w:r w:rsidR="0078756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9AE4919" wp14:editId="13C04929">
            <wp:extent cx="6719039" cy="3304310"/>
            <wp:effectExtent l="0" t="0" r="0" b="0"/>
            <wp:docPr id="35" name="Picture 3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pplicatio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318" cy="33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CBEFC2" w14:textId="0F65CD8B" w:rsidR="004A3DFE" w:rsidRPr="00530388" w:rsidRDefault="00530388" w:rsidP="00530388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Screenshots of Functional Requirements Testing</w:t>
      </w:r>
    </w:p>
    <w:tbl>
      <w:tblPr>
        <w:tblStyle w:val="a0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27640C59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A10B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 Create / Update / Remove menu item</w:t>
            </w:r>
          </w:p>
        </w:tc>
      </w:tr>
      <w:tr w:rsidR="004A3DFE" w14:paraId="192AEAE6" w14:textId="77777777">
        <w:trPr>
          <w:trHeight w:val="4635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74CB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</w:t>
            </w:r>
          </w:p>
          <w:p w14:paraId="119F6E02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130F620A" wp14:editId="5030C338">
                  <wp:extent cx="2162175" cy="2404027"/>
                  <wp:effectExtent l="0" t="0" r="0" b="0"/>
                  <wp:docPr id="10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4040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0989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 price</w:t>
            </w:r>
          </w:p>
          <w:p w14:paraId="7C16993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79BE0DE9" wp14:editId="0B28AA4B">
                  <wp:extent cx="1552575" cy="1069746"/>
                  <wp:effectExtent l="0" t="0" r="0" b="0"/>
                  <wp:docPr id="34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0697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FFF77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 description</w:t>
            </w:r>
          </w:p>
          <w:p w14:paraId="3BC67F0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3219C275" wp14:editId="2145D9B9">
                  <wp:extent cx="1981200" cy="1092882"/>
                  <wp:effectExtent l="0" t="0" r="0" b="0"/>
                  <wp:docPr id="24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0928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032839" w14:textId="77777777" w:rsidR="004A3DFE" w:rsidRDefault="004A3D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4A3DFE" w14:paraId="1BA655E0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4B6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 menu item</w:t>
            </w:r>
          </w:p>
          <w:p w14:paraId="07928934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0FBE522C" wp14:editId="13630BCC">
                  <wp:extent cx="5810250" cy="139700"/>
                  <wp:effectExtent l="0" t="0" r="0" b="0"/>
                  <wp:docPr id="26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93EE0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62295E85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E02AC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Create / Update / Remove promotion</w:t>
            </w:r>
          </w:p>
        </w:tc>
      </w:tr>
      <w:tr w:rsidR="004A3DFE" w14:paraId="0A2206E9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EC94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</w:t>
            </w:r>
          </w:p>
          <w:p w14:paraId="124FE8EC" w14:textId="77777777" w:rsidR="004A3DFE" w:rsidRDefault="005303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59C85239" wp14:editId="31BC16E8">
                  <wp:extent cx="1819271" cy="1898650"/>
                  <wp:effectExtent l="0" t="0" r="0" b="6350"/>
                  <wp:docPr id="1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37" cy="1899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76294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 item in promotion</w:t>
            </w:r>
          </w:p>
          <w:p w14:paraId="167D8E20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2EAE6CC0" wp14:editId="748EC781">
                  <wp:extent cx="2085975" cy="1771650"/>
                  <wp:effectExtent l="0" t="0" r="0" b="0"/>
                  <wp:docPr id="31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771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C22A9A" w14:textId="77777777" w:rsidR="004A3DFE" w:rsidRDefault="004A3D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8E95300" w14:textId="77777777" w:rsidR="004A3DFE" w:rsidRDefault="004A3D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4A3DFE" w14:paraId="69D99839" w14:textId="77777777">
        <w:trPr>
          <w:trHeight w:val="428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DF4D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 promotion</w:t>
            </w:r>
          </w:p>
          <w:p w14:paraId="1CD671D4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2488A430" wp14:editId="290F96E3">
                  <wp:extent cx="5810250" cy="114300"/>
                  <wp:effectExtent l="0" t="0" r="0" b="0"/>
                  <wp:docPr id="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1A41D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2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7F1799C0" w14:textId="77777777">
        <w:trPr>
          <w:trHeight w:val="335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1CB7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 Create Order / 4. View Order / 5. Add &amp; Remove item from order</w:t>
            </w:r>
          </w:p>
        </w:tc>
      </w:tr>
      <w:tr w:rsidR="004A3DFE" w14:paraId="25ECD3F6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4ED0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</w:t>
            </w:r>
          </w:p>
          <w:p w14:paraId="0746695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561C46F3" wp14:editId="15DAB2DE">
                  <wp:extent cx="1801153" cy="1068816"/>
                  <wp:effectExtent l="0" t="0" r="0" b="0"/>
                  <wp:docPr id="32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153" cy="10688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F809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Item to order</w:t>
            </w:r>
          </w:p>
          <w:p w14:paraId="518F4B6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020CB948" wp14:editId="3D2CAF56">
                  <wp:extent cx="1495425" cy="485775"/>
                  <wp:effectExtent l="0" t="0" r="0" b="0"/>
                  <wp:docPr id="12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4CC25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Item from order</w:t>
            </w:r>
          </w:p>
          <w:p w14:paraId="78C7D96B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764F4837" wp14:editId="5A924BE2">
                  <wp:extent cx="2266950" cy="361950"/>
                  <wp:effectExtent l="0" t="0" r="0" b="0"/>
                  <wp:docPr id="7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61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7F79C70C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4D93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View order</w:t>
            </w:r>
          </w:p>
          <w:p w14:paraId="6688C5A2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3975F824" wp14:editId="7DBD4B26">
                  <wp:extent cx="2838450" cy="2692400"/>
                  <wp:effectExtent l="0" t="0" r="0" b="0"/>
                  <wp:docPr id="22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D1C3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 order</w:t>
            </w:r>
          </w:p>
          <w:p w14:paraId="7505ED9E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1F8FB58" wp14:editId="27CF59A1">
                  <wp:extent cx="2508889" cy="2803558"/>
                  <wp:effectExtent l="0" t="0" r="0" b="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889" cy="2803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612EA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3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61B797A9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891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 Create reservation booking / 7. Check/Remove reservation booking</w:t>
            </w:r>
          </w:p>
        </w:tc>
      </w:tr>
      <w:tr w:rsidR="004A3DFE" w14:paraId="2B74AE0C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20E9A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</w:t>
            </w:r>
          </w:p>
          <w:p w14:paraId="10370C7B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58AE363A" wp14:editId="2E632683">
                  <wp:extent cx="2838450" cy="1473200"/>
                  <wp:effectExtent l="0" t="0" r="0" b="0"/>
                  <wp:docPr id="33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78B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 (Auto passes details to order)</w:t>
            </w:r>
          </w:p>
          <w:p w14:paraId="66B0E60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2CC94875" wp14:editId="40ED7450">
                  <wp:extent cx="2114550" cy="1485900"/>
                  <wp:effectExtent l="0" t="0" r="0" b="0"/>
                  <wp:docPr id="8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5D19C8CA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5DB9A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</w:t>
            </w:r>
          </w:p>
          <w:p w14:paraId="3106633C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709409A9" wp14:editId="7A43881C">
                  <wp:extent cx="4995863" cy="1041968"/>
                  <wp:effectExtent l="0" t="0" r="0" b="0"/>
                  <wp:docPr id="5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863" cy="10419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8DEF9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p w14:paraId="3DCEDE62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4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6D67F7FD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62CF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 Check table availability</w:t>
            </w:r>
          </w:p>
        </w:tc>
      </w:tr>
      <w:tr w:rsidR="004A3DFE" w14:paraId="018BBDC7" w14:textId="77777777">
        <w:trPr>
          <w:trHeight w:val="294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19334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all tables (Allows multiple reservations to a table, allows reservation to occupied table, allows using of reserved table if reserved time is not close to current time)</w:t>
            </w:r>
          </w:p>
          <w:p w14:paraId="79991A1D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0BC993C9" wp14:editId="4F373200">
                  <wp:extent cx="3833813" cy="1136370"/>
                  <wp:effectExtent l="0" t="0" r="0" b="0"/>
                  <wp:docPr id="2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813" cy="11363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742A7DFA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C3CDA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Check table availability according to time and pax</w:t>
            </w:r>
          </w:p>
          <w:p w14:paraId="2FB774ED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13861BBF" wp14:editId="1AE31786">
                  <wp:extent cx="3181350" cy="901700"/>
                  <wp:effectExtent l="0" t="0" r="0" b="0"/>
                  <wp:docPr id="28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8576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Before confirming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 status is OCCUPIED with/without reservation</w:t>
            </w:r>
          </w:p>
          <w:p w14:paraId="1DC5BFC9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150A3ECF" wp14:editId="4518377B">
                  <wp:extent cx="3181350" cy="355600"/>
                  <wp:effectExtent l="0" t="0" r="0" b="0"/>
                  <wp:docPr id="9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5B332C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After confirming order, table status changes to RESERVED/AVAILABLE accordingly</w:t>
            </w:r>
          </w:p>
          <w:p w14:paraId="33C6FED2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4D1550EF" wp14:editId="45CEC634">
                  <wp:extent cx="3181350" cy="368300"/>
                  <wp:effectExtent l="0" t="0" r="0" b="0"/>
                  <wp:docPr id="4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6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FC8CC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5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52088559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0004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Print order invoice</w:t>
            </w:r>
          </w:p>
        </w:tc>
      </w:tr>
      <w:tr w:rsidR="004A3DFE" w14:paraId="4029E3DF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096C0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 order to print invoice</w:t>
            </w:r>
          </w:p>
          <w:p w14:paraId="47D42169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(Releases table, print invoice)</w:t>
            </w:r>
          </w:p>
          <w:p w14:paraId="301294E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28968984" wp14:editId="32265184">
                  <wp:extent cx="3009900" cy="3228975"/>
                  <wp:effectExtent l="0" t="0" r="0" b="0"/>
                  <wp:docPr id="15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228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5BDB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Invoice</w:t>
            </w:r>
          </w:p>
          <w:p w14:paraId="1418C1E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(Invoice generated in invoice folder as txt)</w:t>
            </w:r>
          </w:p>
          <w:p w14:paraId="14D31FCC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(Includes GST, Service Charge, Member discount)</w:t>
            </w:r>
          </w:p>
          <w:p w14:paraId="0277920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0311F027" wp14:editId="6236A84F">
                  <wp:extent cx="2981325" cy="4177402"/>
                  <wp:effectExtent l="0" t="0" r="0" b="0"/>
                  <wp:docPr id="18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4177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7A6E0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tbl>
      <w:tblPr>
        <w:tblStyle w:val="a6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4A3DFE" w14:paraId="703BA3F2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A716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10. Print sales revenue report by period (Today, day, month)</w:t>
            </w:r>
          </w:p>
        </w:tc>
      </w:tr>
      <w:tr w:rsidR="004A3DFE" w14:paraId="4D20A05F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7A8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Today</w:t>
            </w:r>
          </w:p>
          <w:p w14:paraId="0F220F12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5E3DBFB" wp14:editId="717B11A2">
                  <wp:extent cx="2805113" cy="1410955"/>
                  <wp:effectExtent l="0" t="0" r="0" b="0"/>
                  <wp:docPr id="27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13" cy="1410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D558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 day</w:t>
            </w:r>
          </w:p>
          <w:p w14:paraId="700D6676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196071CF" wp14:editId="23FAD2B7">
                  <wp:extent cx="2814638" cy="1491589"/>
                  <wp:effectExtent l="0" t="0" r="0" b="0"/>
                  <wp:docPr id="23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38" cy="1491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2A30FF72" w14:textId="77777777">
        <w:trPr>
          <w:trHeight w:val="420"/>
        </w:trPr>
        <w:tc>
          <w:tcPr>
            <w:tcW w:w="104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3EBD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By month</w:t>
            </w:r>
          </w:p>
          <w:p w14:paraId="7F34DDE1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8727904" wp14:editId="0A9973AF">
                  <wp:extent cx="2790825" cy="1178163"/>
                  <wp:effectExtent l="0" t="0" r="0" b="0"/>
                  <wp:docPr id="25" name="image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34"/>
                          <a:srcRect b="50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78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3BF7C343" wp14:editId="2B0AAE25">
                  <wp:extent cx="2519363" cy="1129650"/>
                  <wp:effectExtent l="0" t="0" r="0" b="0"/>
                  <wp:docPr id="30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3" cy="112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471E3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p w14:paraId="6F51D127" w14:textId="77777777" w:rsidR="004A3DFE" w:rsidRDefault="0053038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Additional features</w:t>
      </w:r>
    </w:p>
    <w:tbl>
      <w:tblPr>
        <w:tblStyle w:val="a7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4A3DFE" w14:paraId="77128759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1AE25" w14:textId="77777777" w:rsidR="004A3DFE" w:rsidRDefault="00530388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Staff features</w:t>
            </w:r>
          </w:p>
        </w:tc>
      </w:tr>
      <w:tr w:rsidR="004A3DFE" w14:paraId="21E72E13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F4D3B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Add, Remove, Update Staff</w:t>
            </w:r>
          </w:p>
          <w:p w14:paraId="3DA2997D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53C77BE2" wp14:editId="26E88104">
                  <wp:extent cx="4086225" cy="685800"/>
                  <wp:effectExtent l="0" t="0" r="0" b="0"/>
                  <wp:docPr id="21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5C4D118C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4454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Membership features</w:t>
            </w:r>
          </w:p>
        </w:tc>
      </w:tr>
      <w:tr w:rsidR="004A3DFE" w14:paraId="6744667B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70932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Check, add, remove members</w:t>
            </w:r>
          </w:p>
          <w:p w14:paraId="0A1874C5" w14:textId="77777777" w:rsidR="004A3DFE" w:rsidRDefault="0053038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40AA5038" wp14:editId="60D43F0C">
                  <wp:extent cx="4095750" cy="666750"/>
                  <wp:effectExtent l="0" t="0" r="0" b="0"/>
                  <wp:docPr id="3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6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DFE" w14:paraId="4C0FD7BC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C705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Reservation features</w:t>
            </w:r>
          </w:p>
        </w:tc>
      </w:tr>
      <w:tr w:rsidR="004A3DFE" w14:paraId="56C91A66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41E5E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checking of membership and passing reservation details to create order when confirming reservation</w:t>
            </w: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49838CDF" wp14:editId="56C014DC">
                  <wp:extent cx="6496050" cy="1676400"/>
                  <wp:effectExtent l="0" t="0" r="0" b="0"/>
                  <wp:docPr id="11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9DB22C" w14:textId="77777777" w:rsidR="004A3DFE" w:rsidRDefault="004A3D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4A3DFE" w14:paraId="12ABAEB1" w14:textId="77777777">
        <w:trPr>
          <w:trHeight w:val="420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A1C7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Allows multiple reservation to a table even if it is occupied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long as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timing is not close to current occupation</w:t>
            </w:r>
          </w:p>
          <w:p w14:paraId="2579509F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(Assume each walk-in customer/reservation takes 2 hours to dine)</w:t>
            </w:r>
          </w:p>
          <w:p w14:paraId="3A16AB05" w14:textId="77777777" w:rsidR="004A3DFE" w:rsidRDefault="00530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21ED3190" wp14:editId="23931B89">
                  <wp:extent cx="3833813" cy="1136370"/>
                  <wp:effectExtent l="0" t="0" r="0" b="0"/>
                  <wp:docPr id="19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813" cy="11363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987E7" w14:textId="77777777" w:rsidR="004A3DFE" w:rsidRDefault="004A3DFE">
      <w:pPr>
        <w:rPr>
          <w:rFonts w:ascii="Times New Roman" w:eastAsia="Times New Roman" w:hAnsi="Times New Roman" w:cs="Times New Roman"/>
          <w:b/>
        </w:rPr>
      </w:pPr>
    </w:p>
    <w:sectPr w:rsidR="004A3DFE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6B22"/>
    <w:multiLevelType w:val="multilevel"/>
    <w:tmpl w:val="7F8CC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8C0165"/>
    <w:multiLevelType w:val="hybridMultilevel"/>
    <w:tmpl w:val="777AF578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14041BB6"/>
    <w:multiLevelType w:val="multilevel"/>
    <w:tmpl w:val="8D301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870344"/>
    <w:multiLevelType w:val="multilevel"/>
    <w:tmpl w:val="08AA9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8E3AA7"/>
    <w:multiLevelType w:val="multilevel"/>
    <w:tmpl w:val="CF44EA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8D23856"/>
    <w:multiLevelType w:val="multilevel"/>
    <w:tmpl w:val="FE6A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18579B"/>
    <w:multiLevelType w:val="multilevel"/>
    <w:tmpl w:val="54C80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3C6C28"/>
    <w:multiLevelType w:val="hybridMultilevel"/>
    <w:tmpl w:val="F846339E"/>
    <w:lvl w:ilvl="0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8" w15:restartNumberingAfterBreak="0">
    <w:nsid w:val="746A56FC"/>
    <w:multiLevelType w:val="multilevel"/>
    <w:tmpl w:val="8F3C86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DFE"/>
    <w:rsid w:val="003804A0"/>
    <w:rsid w:val="004642C2"/>
    <w:rsid w:val="004A3DFE"/>
    <w:rsid w:val="004E682E"/>
    <w:rsid w:val="00530388"/>
    <w:rsid w:val="00573C0F"/>
    <w:rsid w:val="0061377E"/>
    <w:rsid w:val="00787562"/>
    <w:rsid w:val="007C58A4"/>
    <w:rsid w:val="00F134A7"/>
    <w:rsid w:val="00F2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03BA3"/>
  <w15:docId w15:val="{2702B835-366D-450C-8C5A-491FE5F19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4A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804A0"/>
    <w:pPr>
      <w:ind w:left="720"/>
      <w:contextualSpacing/>
    </w:pPr>
  </w:style>
  <w:style w:type="paragraph" w:styleId="Revision">
    <w:name w:val="Revision"/>
    <w:hidden/>
    <w:uiPriority w:val="99"/>
    <w:semiHidden/>
    <w:rsid w:val="0078756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hyperlink" Target="https://www.youtube.com/watch?v=3ovLJish0yc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 Ren</dc:creator>
  <cp:lastModifiedBy>##</cp:lastModifiedBy>
  <cp:revision>3</cp:revision>
  <dcterms:created xsi:type="dcterms:W3CDTF">2021-11-14T08:27:00Z</dcterms:created>
  <dcterms:modified xsi:type="dcterms:W3CDTF">2021-11-14T08:47:00Z</dcterms:modified>
</cp:coreProperties>
</file>